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4BED" w14:textId="77777777" w:rsidR="007C3EF4" w:rsidRDefault="007C3EF4" w:rsidP="00E414BC">
      <w:pPr>
        <w:jc w:val="center"/>
        <w:rPr>
          <w:rFonts w:ascii="Times New Roman" w:hAnsi="Times New Roman" w:cs="Times New Roman"/>
          <w:sz w:val="32"/>
          <w:lang w:val="en-US"/>
        </w:rPr>
      </w:pPr>
      <w:r w:rsidRPr="007C3EF4">
        <w:rPr>
          <w:rFonts w:ascii="Times New Roman" w:hAnsi="Times New Roman" w:cs="Times New Roman"/>
          <w:sz w:val="32"/>
          <w:lang w:val="en-US"/>
        </w:rPr>
        <w:t>Coupling of plasmons to the two-magnon continuum in antiferromagnets</w:t>
      </w:r>
    </w:p>
    <w:p w14:paraId="04ADFDF5" w14:textId="6FB81268" w:rsidR="00E414BC" w:rsidRPr="009923CC" w:rsidRDefault="009D63A2" w:rsidP="00E414BC">
      <w:pPr>
        <w:jc w:val="center"/>
        <w:rPr>
          <w:rFonts w:ascii="Times New Roman" w:hAnsi="Times New Roman" w:cs="Times New Roman"/>
          <w:sz w:val="24"/>
          <w:lang w:val="en-US"/>
        </w:rPr>
      </w:pPr>
      <w:r w:rsidRPr="00966181">
        <w:rPr>
          <w:rFonts w:ascii="Times New Roman" w:hAnsi="Times New Roman" w:cs="Times New Roman"/>
          <w:sz w:val="24"/>
          <w:u w:val="single"/>
          <w:lang w:val="en-US"/>
        </w:rPr>
        <w:t>Pieter M. Gunnink</w:t>
      </w:r>
      <w:r w:rsidR="00E414BC" w:rsidRPr="007B11DC">
        <w:rPr>
          <w:rFonts w:ascii="Times New Roman" w:hAnsi="Times New Roman" w:cs="Times New Roman"/>
          <w:sz w:val="24"/>
          <w:vertAlign w:val="superscript"/>
          <w:lang w:val="en-US"/>
        </w:rPr>
        <w:t>1</w:t>
      </w:r>
      <w:r w:rsidR="00966181">
        <w:rPr>
          <w:rFonts w:ascii="Times New Roman" w:hAnsi="Times New Roman" w:cs="Times New Roman"/>
          <w:sz w:val="24"/>
          <w:lang w:val="en-US"/>
        </w:rPr>
        <w:t>,</w:t>
      </w:r>
      <w:r w:rsidR="00966181" w:rsidRPr="00966181">
        <w:rPr>
          <w:rFonts w:ascii="Times New Roman" w:hAnsi="Times New Roman" w:cs="Times New Roman"/>
          <w:sz w:val="24"/>
          <w:lang w:val="en-US"/>
        </w:rPr>
        <w:t xml:space="preserve"> </w:t>
      </w:r>
      <w:r>
        <w:rPr>
          <w:rFonts w:ascii="Times New Roman" w:hAnsi="Times New Roman" w:cs="Times New Roman"/>
          <w:sz w:val="24"/>
          <w:lang w:val="en-US"/>
        </w:rPr>
        <w:t>Alexander Mook</w:t>
      </w:r>
      <w:r>
        <w:rPr>
          <w:rFonts w:ascii="Times New Roman" w:hAnsi="Times New Roman" w:cs="Times New Roman"/>
          <w:sz w:val="24"/>
          <w:vertAlign w:val="superscript"/>
          <w:lang w:val="en-US"/>
        </w:rPr>
        <w:t>1</w:t>
      </w:r>
    </w:p>
    <w:p w14:paraId="21F4483E" w14:textId="1DF62286" w:rsidR="00E414BC" w:rsidRDefault="00E414BC" w:rsidP="00E414BC">
      <w:pPr>
        <w:spacing w:after="0"/>
        <w:jc w:val="center"/>
        <w:rPr>
          <w:rFonts w:ascii="Times New Roman" w:hAnsi="Times New Roman" w:cs="Times New Roman"/>
          <w:sz w:val="20"/>
          <w:szCs w:val="20"/>
          <w:lang w:val="en-US"/>
        </w:rPr>
      </w:pPr>
      <w:r w:rsidRPr="00960A2E">
        <w:rPr>
          <w:rFonts w:ascii="Times New Roman" w:hAnsi="Times New Roman" w:cs="Times New Roman"/>
          <w:sz w:val="20"/>
          <w:szCs w:val="20"/>
          <w:vertAlign w:val="superscript"/>
          <w:lang w:val="en-US"/>
        </w:rPr>
        <w:t>1</w:t>
      </w:r>
      <w:r w:rsidR="009D63A2">
        <w:rPr>
          <w:rFonts w:ascii="Times New Roman" w:hAnsi="Times New Roman" w:cs="Times New Roman"/>
          <w:sz w:val="20"/>
          <w:szCs w:val="20"/>
          <w:vertAlign w:val="superscript"/>
          <w:lang w:val="en-US"/>
        </w:rPr>
        <w:t xml:space="preserve"> </w:t>
      </w:r>
      <w:r w:rsidR="009D63A2" w:rsidRPr="009D63A2">
        <w:rPr>
          <w:rFonts w:ascii="Times New Roman" w:hAnsi="Times New Roman" w:cs="Times New Roman"/>
          <w:sz w:val="20"/>
          <w:szCs w:val="20"/>
          <w:lang w:val="en-US"/>
        </w:rPr>
        <w:t xml:space="preserve">Institute of Physics, Johannes Gutenberg-University Mainz, </w:t>
      </w:r>
      <w:proofErr w:type="spellStart"/>
      <w:r w:rsidR="009D63A2" w:rsidRPr="009D63A2">
        <w:rPr>
          <w:rFonts w:ascii="Times New Roman" w:hAnsi="Times New Roman" w:cs="Times New Roman"/>
          <w:sz w:val="20"/>
          <w:szCs w:val="20"/>
          <w:lang w:val="en-US"/>
        </w:rPr>
        <w:t>Staudingerweg</w:t>
      </w:r>
      <w:proofErr w:type="spellEnd"/>
      <w:r w:rsidR="009D63A2" w:rsidRPr="009D63A2">
        <w:rPr>
          <w:rFonts w:ascii="Times New Roman" w:hAnsi="Times New Roman" w:cs="Times New Roman"/>
          <w:sz w:val="20"/>
          <w:szCs w:val="20"/>
          <w:lang w:val="en-US"/>
        </w:rPr>
        <w:t xml:space="preserve"> 7, Mainz 55128, Germany</w:t>
      </w:r>
    </w:p>
    <w:p w14:paraId="33843AC1" w14:textId="3FD37AC5" w:rsidR="00E414BC" w:rsidRPr="00960A2E" w:rsidRDefault="009D63A2" w:rsidP="00E414BC">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fldChar w:fldCharType="begin"/>
      </w:r>
      <w:ins w:id="0" w:author="Pieter Gunnink" w:date="2025-02-13T20:38:00Z" w16du:dateUtc="2025-02-13T19:38:00Z">
        <w:r>
          <w:rPr>
            <w:rFonts w:ascii="Times New Roman" w:hAnsi="Times New Roman" w:cs="Times New Roman"/>
            <w:sz w:val="20"/>
            <w:szCs w:val="20"/>
            <w:lang w:val="en-US"/>
          </w:rPr>
          <w:instrText>HYPERLINK "mailto:</w:instrText>
        </w:r>
      </w:ins>
      <w:r w:rsidRPr="009D63A2">
        <w:rPr>
          <w:rFonts w:ascii="Times New Roman" w:hAnsi="Times New Roman" w:cs="Times New Roman"/>
          <w:sz w:val="20"/>
          <w:szCs w:val="20"/>
          <w:lang w:val="en-US"/>
        </w:rPr>
        <w:instrText>pgunnink@uni-mainz.de</w:instrText>
      </w:r>
      <w:ins w:id="1" w:author="Pieter Gunnink" w:date="2025-02-13T20:38:00Z" w16du:dateUtc="2025-02-13T19:38:00Z">
        <w:r>
          <w:rPr>
            <w:rFonts w:ascii="Times New Roman" w:hAnsi="Times New Roman" w:cs="Times New Roman"/>
            <w:sz w:val="20"/>
            <w:szCs w:val="20"/>
            <w:lang w:val="en-US"/>
          </w:rPr>
          <w:instrText>"</w:instrText>
        </w:r>
      </w:ins>
      <w:r>
        <w:rPr>
          <w:rFonts w:ascii="Times New Roman" w:hAnsi="Times New Roman" w:cs="Times New Roman"/>
          <w:sz w:val="20"/>
          <w:szCs w:val="20"/>
          <w:lang w:val="en-US"/>
        </w:rPr>
        <w:fldChar w:fldCharType="separate"/>
      </w:r>
      <w:r w:rsidRPr="00E96CB3">
        <w:rPr>
          <w:rStyle w:val="Hyperlink"/>
          <w:rFonts w:ascii="Times New Roman" w:hAnsi="Times New Roman" w:cs="Times New Roman"/>
          <w:sz w:val="20"/>
          <w:szCs w:val="20"/>
          <w:lang w:val="en-US"/>
        </w:rPr>
        <w:t>pgunnink@uni-mainz.de</w:t>
      </w:r>
      <w:r>
        <w:rPr>
          <w:rFonts w:ascii="Times New Roman" w:hAnsi="Times New Roman" w:cs="Times New Roman"/>
          <w:sz w:val="20"/>
          <w:szCs w:val="20"/>
          <w:lang w:val="en-US"/>
        </w:rPr>
        <w:fldChar w:fldCharType="end"/>
      </w:r>
    </w:p>
    <w:p w14:paraId="7904C1EA" w14:textId="77777777" w:rsidR="00E414BC" w:rsidRDefault="00E414BC" w:rsidP="00960A2E">
      <w:pPr>
        <w:spacing w:after="0" w:line="240" w:lineRule="auto"/>
        <w:ind w:firstLine="576"/>
        <w:jc w:val="center"/>
        <w:rPr>
          <w:rFonts w:ascii="Times New Roman" w:hAnsi="Times New Roman" w:cs="Times New Roman"/>
          <w:lang w:val="en-US"/>
        </w:rPr>
      </w:pPr>
    </w:p>
    <w:p w14:paraId="46901DA7" w14:textId="77777777" w:rsidR="00960A2E" w:rsidRPr="009923CC" w:rsidRDefault="00960A2E" w:rsidP="00960A2E">
      <w:pPr>
        <w:spacing w:after="0" w:line="240" w:lineRule="auto"/>
        <w:ind w:firstLine="576"/>
        <w:jc w:val="center"/>
        <w:rPr>
          <w:rFonts w:ascii="Times New Roman" w:hAnsi="Times New Roman" w:cs="Times New Roman"/>
          <w:lang w:val="en-US"/>
        </w:rPr>
      </w:pPr>
    </w:p>
    <w:p w14:paraId="64FA6FEC" w14:textId="65A930F6" w:rsidR="00921E2E" w:rsidRDefault="006E0D45" w:rsidP="00921E2E">
      <w:pPr>
        <w:spacing w:after="0" w:line="240" w:lineRule="auto"/>
        <w:jc w:val="both"/>
        <w:rPr>
          <w:rFonts w:ascii="Times New Roman" w:hAnsi="Times New Roman" w:cs="Times New Roman"/>
          <w:sz w:val="24"/>
          <w:lang w:val="en-US"/>
        </w:rPr>
      </w:pPr>
      <w:r w:rsidRPr="006E0D45">
        <w:rPr>
          <w:rFonts w:ascii="Times New Roman" w:hAnsi="Times New Roman" w:cs="Times New Roman"/>
          <w:sz w:val="24"/>
          <w:lang w:val="en-US"/>
        </w:rPr>
        <w:t>The coupling of magnons and plasmons offers a promising avenue for hybrid quantum systems, facilitating coherent energy and information transfer between magnetic and charge excitations. However, existing mechanisms often depend on weak spin-orbit coupling or temperature-activated processes, limiting their robustness for low-temperature quantum technologies</w:t>
      </w:r>
      <w:r w:rsidR="008F3FE1">
        <w:rPr>
          <w:rFonts w:ascii="Times New Roman" w:hAnsi="Times New Roman" w:cs="Times New Roman"/>
          <w:sz w:val="24"/>
          <w:lang w:val="en-US"/>
        </w:rPr>
        <w:t xml:space="preserve"> [1-6]</w:t>
      </w:r>
      <w:r w:rsidRPr="006E0D45">
        <w:rPr>
          <w:rFonts w:ascii="Times New Roman" w:hAnsi="Times New Roman" w:cs="Times New Roman"/>
          <w:sz w:val="24"/>
          <w:lang w:val="en-US"/>
        </w:rPr>
        <w:t>. Here, we propose a novel coupling mechanism between plasmons and the two-magnon continuum in antiferromagnetic insulators, which operates at zero temperature and does not require spin-orbit coupling</w:t>
      </w:r>
      <w:r w:rsidR="008F3FE1">
        <w:rPr>
          <w:rFonts w:ascii="Times New Roman" w:hAnsi="Times New Roman" w:cs="Times New Roman"/>
          <w:sz w:val="24"/>
          <w:lang w:val="en-US"/>
        </w:rPr>
        <w:t xml:space="preserve"> [7]</w:t>
      </w:r>
      <w:r w:rsidRPr="006E0D45">
        <w:rPr>
          <w:rFonts w:ascii="Times New Roman" w:hAnsi="Times New Roman" w:cs="Times New Roman"/>
          <w:sz w:val="24"/>
          <w:lang w:val="en-US"/>
        </w:rPr>
        <w:t>. Using a model system consisting of a two-dimensional electron gas on an insulating antiferromagnetic substrate</w:t>
      </w:r>
      <w:r w:rsidR="008F3FE1">
        <w:rPr>
          <w:rFonts w:ascii="Times New Roman" w:hAnsi="Times New Roman" w:cs="Times New Roman"/>
          <w:sz w:val="24"/>
          <w:lang w:val="en-US"/>
        </w:rPr>
        <w:t xml:space="preserve"> shown in Fig. 1</w:t>
      </w:r>
      <w:r w:rsidRPr="006E0D45">
        <w:rPr>
          <w:rFonts w:ascii="Times New Roman" w:hAnsi="Times New Roman" w:cs="Times New Roman"/>
          <w:sz w:val="24"/>
          <w:lang w:val="en-US"/>
        </w:rPr>
        <w:t>, we show that the electric field of the plasmons interacts with the magnetically mediated electric polarization in the antiferromagnet, arising from bonds with broken inversion symmetry. This interaction enables strong coupling to the spin-conserving two-magnon continuum, allowing for efficient hybridization</w:t>
      </w:r>
      <w:r w:rsidR="007C3EF4">
        <w:rPr>
          <w:rFonts w:ascii="Times New Roman" w:hAnsi="Times New Roman" w:cs="Times New Roman"/>
          <w:sz w:val="24"/>
          <w:lang w:val="en-US"/>
        </w:rPr>
        <w:t>, as demonstrated in Fig. 2.</w:t>
      </w:r>
    </w:p>
    <w:p w14:paraId="6536D06E" w14:textId="4B1E7307" w:rsidR="008018A2" w:rsidRPr="00921E2E" w:rsidRDefault="008018A2" w:rsidP="00921E2E">
      <w:pPr>
        <w:spacing w:after="0" w:line="240" w:lineRule="auto"/>
        <w:jc w:val="both"/>
        <w:rPr>
          <w:rFonts w:ascii="Times New Roman" w:hAnsi="Times New Roman" w:cs="Times New Roman"/>
          <w:sz w:val="24"/>
          <w:lang w:val="en-US"/>
        </w:rPr>
      </w:pPr>
    </w:p>
    <w:tbl>
      <w:tblPr>
        <w:tblpPr w:leftFromText="144" w:rightFromText="144" w:vertAnchor="text" w:horzAnchor="margin" w:tblpY="81"/>
        <w:tblOverlap w:val="never"/>
        <w:tblW w:w="9048" w:type="dxa"/>
        <w:tblLayout w:type="fixed"/>
        <w:tblLook w:val="01E0" w:firstRow="1" w:lastRow="1" w:firstColumn="1" w:lastColumn="1" w:noHBand="0" w:noVBand="0"/>
      </w:tblPr>
      <w:tblGrid>
        <w:gridCol w:w="4524"/>
        <w:gridCol w:w="4524"/>
      </w:tblGrid>
      <w:tr w:rsidR="008F3FE1" w:rsidRPr="006C4039" w14:paraId="3C640EF5" w14:textId="1C76E307" w:rsidTr="008F3FE1">
        <w:trPr>
          <w:trHeight w:val="2838"/>
        </w:trPr>
        <w:tc>
          <w:tcPr>
            <w:tcW w:w="4524" w:type="dxa"/>
            <w:shd w:val="clear" w:color="auto" w:fill="auto"/>
          </w:tcPr>
          <w:p w14:paraId="77B380E0" w14:textId="77777777" w:rsidR="008F3FE1" w:rsidRPr="006C4039" w:rsidRDefault="008F3FE1" w:rsidP="008F3FE1">
            <w:pPr>
              <w:jc w:val="center"/>
              <w:rPr>
                <w:rFonts w:ascii="Times New Roman" w:hAnsi="Times New Roman"/>
                <w:sz w:val="20"/>
                <w:szCs w:val="20"/>
              </w:rPr>
            </w:pPr>
            <w:r w:rsidRPr="000173C5">
              <w:rPr>
                <w:rFonts w:ascii="Times New Roman" w:hAnsi="Times New Roman"/>
                <w:noProof/>
                <w:sz w:val="20"/>
                <w:szCs w:val="20"/>
                <w:lang w:eastAsia="de-DE"/>
              </w:rPr>
              <w:drawing>
                <wp:inline distT="0" distB="0" distL="0" distR="0" wp14:anchorId="2B6A3C65" wp14:editId="249C66E7">
                  <wp:extent cx="2313270" cy="1908893"/>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270" cy="1908893"/>
                          </a:xfrm>
                          <a:prstGeom prst="rect">
                            <a:avLst/>
                          </a:prstGeom>
                        </pic:spPr>
                      </pic:pic>
                    </a:graphicData>
                  </a:graphic>
                </wp:inline>
              </w:drawing>
            </w:r>
          </w:p>
        </w:tc>
        <w:tc>
          <w:tcPr>
            <w:tcW w:w="4524" w:type="dxa"/>
          </w:tcPr>
          <w:p w14:paraId="17F0434F" w14:textId="6BC1152A" w:rsidR="008F3FE1" w:rsidRPr="000173C5" w:rsidRDefault="008F3FE1" w:rsidP="008F3FE1">
            <w:pPr>
              <w:jc w:val="center"/>
              <w:rPr>
                <w:rFonts w:ascii="Times New Roman" w:hAnsi="Times New Roman"/>
                <w:noProof/>
                <w:sz w:val="20"/>
                <w:szCs w:val="20"/>
                <w:lang w:eastAsia="de-DE"/>
              </w:rPr>
            </w:pPr>
            <w:r>
              <w:rPr>
                <w:rFonts w:ascii="Times New Roman" w:hAnsi="Times New Roman"/>
                <w:noProof/>
                <w:sz w:val="20"/>
                <w:szCs w:val="20"/>
                <w:lang w:eastAsia="de-DE"/>
              </w:rPr>
              <w:drawing>
                <wp:inline distT="0" distB="0" distL="0" distR="0" wp14:anchorId="6955D72E" wp14:editId="7F7718AF">
                  <wp:extent cx="2786332" cy="2009352"/>
                  <wp:effectExtent l="0" t="0" r="0" b="0"/>
                  <wp:docPr id="135724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0399" name="Picture 1357240399"/>
                          <pic:cNvPicPr/>
                        </pic:nvPicPr>
                        <pic:blipFill>
                          <a:blip r:embed="rId9"/>
                          <a:stretch>
                            <a:fillRect/>
                          </a:stretch>
                        </pic:blipFill>
                        <pic:spPr>
                          <a:xfrm>
                            <a:off x="0" y="0"/>
                            <a:ext cx="2814642" cy="2029768"/>
                          </a:xfrm>
                          <a:prstGeom prst="rect">
                            <a:avLst/>
                          </a:prstGeom>
                        </pic:spPr>
                      </pic:pic>
                    </a:graphicData>
                  </a:graphic>
                </wp:inline>
              </w:drawing>
            </w:r>
          </w:p>
        </w:tc>
      </w:tr>
      <w:tr w:rsidR="008F3FE1" w:rsidRPr="008018A2" w14:paraId="0F2C23E8" w14:textId="7752F747" w:rsidTr="008F3FE1">
        <w:trPr>
          <w:trHeight w:val="1485"/>
        </w:trPr>
        <w:tc>
          <w:tcPr>
            <w:tcW w:w="4524" w:type="dxa"/>
            <w:shd w:val="clear" w:color="auto" w:fill="auto"/>
          </w:tcPr>
          <w:p w14:paraId="659E90F6" w14:textId="77777777" w:rsidR="008F3FE1" w:rsidRPr="000173C5" w:rsidRDefault="008F3FE1" w:rsidP="008F3FE1">
            <w:pPr>
              <w:spacing w:before="120"/>
              <w:jc w:val="both"/>
              <w:rPr>
                <w:rFonts w:ascii="Times New Roman" w:hAnsi="Times New Roman"/>
                <w:sz w:val="20"/>
                <w:szCs w:val="20"/>
                <w:lang w:val="en-US"/>
              </w:rPr>
            </w:pPr>
            <w:r w:rsidRPr="000173C5">
              <w:rPr>
                <w:rFonts w:ascii="Times New Roman" w:hAnsi="Times New Roman"/>
                <w:sz w:val="20"/>
                <w:szCs w:val="20"/>
                <w:lang w:val="en-US"/>
              </w:rPr>
              <w:t>Figure 1</w:t>
            </w:r>
            <w:r>
              <w:rPr>
                <w:rFonts w:ascii="Times New Roman" w:hAnsi="Times New Roman"/>
                <w:sz w:val="20"/>
                <w:szCs w:val="20"/>
                <w:lang w:val="en-US"/>
              </w:rPr>
              <w:t>.</w:t>
            </w:r>
            <w:r w:rsidRPr="000173C5">
              <w:rPr>
                <w:rFonts w:ascii="Times New Roman" w:hAnsi="Times New Roman"/>
                <w:sz w:val="20"/>
                <w:szCs w:val="20"/>
                <w:lang w:val="en-US"/>
              </w:rPr>
              <w:t xml:space="preserve"> </w:t>
            </w:r>
            <w:r w:rsidRPr="008F3FE1">
              <w:rPr>
                <w:lang w:val="en-US"/>
              </w:rPr>
              <w:t xml:space="preserve"> </w:t>
            </w:r>
            <w:r>
              <w:rPr>
                <w:rFonts w:ascii="Times New Roman" w:hAnsi="Times New Roman"/>
                <w:sz w:val="20"/>
                <w:szCs w:val="20"/>
                <w:lang w:val="en-US"/>
              </w:rPr>
              <w:t>A</w:t>
            </w:r>
            <w:r w:rsidRPr="008F3FE1">
              <w:rPr>
                <w:rFonts w:ascii="Times New Roman" w:hAnsi="Times New Roman"/>
                <w:sz w:val="20"/>
                <w:szCs w:val="20"/>
                <w:lang w:val="en-US"/>
              </w:rPr>
              <w:t xml:space="preserve"> two-dimensional electron gas (2DEG) is placed on top of a semi-infinite insulating antiferromagnet. The 2DEG supports gapless plasmons, and their electric field extends into the antiferromagnet, where they couple to the two-magnon continuum.</w:t>
            </w:r>
          </w:p>
        </w:tc>
        <w:tc>
          <w:tcPr>
            <w:tcW w:w="4524" w:type="dxa"/>
          </w:tcPr>
          <w:p w14:paraId="44E546DE" w14:textId="1A1D3ED7" w:rsidR="008F3FE1" w:rsidRPr="000173C5" w:rsidRDefault="008F3FE1" w:rsidP="008F3FE1">
            <w:pPr>
              <w:spacing w:before="120"/>
              <w:jc w:val="both"/>
              <w:rPr>
                <w:rFonts w:ascii="Times New Roman" w:hAnsi="Times New Roman"/>
                <w:sz w:val="20"/>
                <w:szCs w:val="20"/>
                <w:lang w:val="en-US"/>
              </w:rPr>
            </w:pPr>
            <w:r w:rsidRPr="000173C5">
              <w:rPr>
                <w:rFonts w:ascii="Times New Roman" w:hAnsi="Times New Roman"/>
                <w:sz w:val="20"/>
                <w:szCs w:val="20"/>
                <w:lang w:val="en-US"/>
              </w:rPr>
              <w:t xml:space="preserve">Figure </w:t>
            </w:r>
            <w:r>
              <w:rPr>
                <w:rFonts w:ascii="Times New Roman" w:hAnsi="Times New Roman"/>
                <w:sz w:val="20"/>
                <w:szCs w:val="20"/>
                <w:lang w:val="en-US"/>
              </w:rPr>
              <w:t>2</w:t>
            </w:r>
            <w:r>
              <w:rPr>
                <w:rFonts w:ascii="Times New Roman" w:hAnsi="Times New Roman"/>
                <w:sz w:val="20"/>
                <w:szCs w:val="20"/>
                <w:lang w:val="en-US"/>
              </w:rPr>
              <w:t>.</w:t>
            </w:r>
            <w:r w:rsidRPr="000173C5">
              <w:rPr>
                <w:rFonts w:ascii="Times New Roman" w:hAnsi="Times New Roman"/>
                <w:sz w:val="20"/>
                <w:szCs w:val="20"/>
                <w:lang w:val="en-US"/>
              </w:rPr>
              <w:t xml:space="preserve"> </w:t>
            </w:r>
            <w:r>
              <w:rPr>
                <w:rFonts w:ascii="Times New Roman" w:hAnsi="Times New Roman"/>
                <w:sz w:val="20"/>
                <w:szCs w:val="20"/>
                <w:lang w:val="en-US"/>
              </w:rPr>
              <w:t xml:space="preserve"> </w:t>
            </w:r>
            <w:r w:rsidRPr="008F3FE1">
              <w:rPr>
                <w:rFonts w:ascii="Times New Roman" w:hAnsi="Times New Roman"/>
                <w:sz w:val="20"/>
                <w:szCs w:val="20"/>
                <w:lang w:val="en-US"/>
              </w:rPr>
              <w:t>The plasmon spectral function</w:t>
            </w:r>
            <w:r>
              <w:rPr>
                <w:rFonts w:ascii="Times New Roman" w:hAnsi="Times New Roman"/>
                <w:sz w:val="20"/>
                <w:szCs w:val="20"/>
                <w:lang w:val="en-US"/>
              </w:rPr>
              <w:t>, demonstrating</w:t>
            </w:r>
            <w:r w:rsidRPr="008F3FE1">
              <w:rPr>
                <w:lang w:val="en-US"/>
              </w:rPr>
              <w:t xml:space="preserve"> </w:t>
            </w:r>
            <w:r>
              <w:rPr>
                <w:rFonts w:ascii="Times New Roman" w:hAnsi="Times New Roman"/>
                <w:sz w:val="20"/>
                <w:szCs w:val="20"/>
                <w:lang w:val="en-US"/>
              </w:rPr>
              <w:t>c</w:t>
            </w:r>
            <w:r w:rsidRPr="008F3FE1">
              <w:rPr>
                <w:rFonts w:ascii="Times New Roman" w:hAnsi="Times New Roman"/>
                <w:sz w:val="20"/>
                <w:szCs w:val="20"/>
                <w:lang w:val="en-US"/>
              </w:rPr>
              <w:t xml:space="preserve">oupling between plasmons and the </w:t>
            </w:r>
            <w:r>
              <w:rPr>
                <w:rFonts w:ascii="Times New Roman" w:hAnsi="Times New Roman"/>
                <w:sz w:val="20"/>
                <w:szCs w:val="20"/>
                <w:lang w:val="en-US"/>
              </w:rPr>
              <w:t>two-</w:t>
            </w:r>
            <w:r w:rsidRPr="008F3FE1">
              <w:rPr>
                <w:rFonts w:ascii="Times New Roman" w:hAnsi="Times New Roman"/>
                <w:sz w:val="20"/>
                <w:szCs w:val="20"/>
                <w:lang w:val="en-US"/>
              </w:rPr>
              <w:t>magnon continuum</w:t>
            </w:r>
            <w:r>
              <w:rPr>
                <w:rFonts w:ascii="Times New Roman" w:hAnsi="Times New Roman"/>
                <w:sz w:val="20"/>
                <w:szCs w:val="20"/>
                <w:lang w:val="en-US"/>
              </w:rPr>
              <w:t xml:space="preserve">. </w:t>
            </w:r>
            <w:r w:rsidRPr="008F3FE1">
              <w:rPr>
                <w:rFonts w:ascii="Times New Roman" w:hAnsi="Times New Roman"/>
                <w:sz w:val="20"/>
                <w:szCs w:val="20"/>
                <w:lang w:val="en-US"/>
              </w:rPr>
              <w:t>The lower and upper edges of the spin-zero two-magnon continuum are indicated by the horizontal white lines.</w:t>
            </w:r>
          </w:p>
        </w:tc>
      </w:tr>
    </w:tbl>
    <w:p w14:paraId="253B2C30" w14:textId="77777777" w:rsidR="00932874" w:rsidRPr="000173C5" w:rsidRDefault="00932874" w:rsidP="00960A2E">
      <w:pPr>
        <w:spacing w:after="0" w:line="240" w:lineRule="auto"/>
        <w:ind w:firstLine="576"/>
        <w:jc w:val="both"/>
        <w:rPr>
          <w:rFonts w:ascii="Times New Roman" w:hAnsi="Times New Roman" w:cs="Times New Roman"/>
          <w:sz w:val="24"/>
          <w:lang w:val="en-US"/>
        </w:rPr>
      </w:pPr>
    </w:p>
    <w:p w14:paraId="64C22552" w14:textId="77777777" w:rsidR="000173C5" w:rsidRDefault="000173C5" w:rsidP="000173C5">
      <w:pPr>
        <w:spacing w:after="0" w:line="240" w:lineRule="auto"/>
        <w:ind w:firstLine="576"/>
        <w:jc w:val="both"/>
        <w:rPr>
          <w:rFonts w:ascii="Times New Roman" w:hAnsi="Times New Roman" w:cs="Times New Roman"/>
          <w:sz w:val="24"/>
          <w:lang w:val="en-US"/>
        </w:rPr>
      </w:pPr>
    </w:p>
    <w:p w14:paraId="33F8D7EF" w14:textId="64C78969" w:rsidR="008F3FE1" w:rsidRDefault="008F3FE1" w:rsidP="000173C5">
      <w:pPr>
        <w:spacing w:after="0" w:line="240" w:lineRule="auto"/>
        <w:ind w:firstLine="576"/>
        <w:jc w:val="both"/>
        <w:rPr>
          <w:rFonts w:ascii="Times New Roman" w:hAnsi="Times New Roman" w:cs="Times New Roman"/>
          <w:sz w:val="18"/>
          <w:szCs w:val="18"/>
          <w:lang w:val="en-US"/>
        </w:rPr>
      </w:pPr>
      <w:r w:rsidRPr="008F3FE1">
        <w:rPr>
          <w:rFonts w:ascii="Times New Roman" w:hAnsi="Times New Roman" w:cs="Times New Roman"/>
          <w:sz w:val="18"/>
          <w:szCs w:val="18"/>
          <w:lang w:val="en-US"/>
        </w:rPr>
        <w:t xml:space="preserve">This work is in part funded by the Deutsche </w:t>
      </w:r>
      <w:proofErr w:type="spellStart"/>
      <w:r w:rsidRPr="008F3FE1">
        <w:rPr>
          <w:rFonts w:ascii="Times New Roman" w:hAnsi="Times New Roman" w:cs="Times New Roman"/>
          <w:sz w:val="18"/>
          <w:szCs w:val="18"/>
          <w:lang w:val="en-US"/>
        </w:rPr>
        <w:t>Forschungsgemeinschaft</w:t>
      </w:r>
      <w:proofErr w:type="spellEnd"/>
      <w:r w:rsidRPr="008F3FE1">
        <w:rPr>
          <w:rFonts w:ascii="Times New Roman" w:hAnsi="Times New Roman" w:cs="Times New Roman"/>
          <w:sz w:val="18"/>
          <w:szCs w:val="18"/>
          <w:lang w:val="en-US"/>
        </w:rPr>
        <w:t xml:space="preserve"> (DFG, German Research Foundation)</w:t>
      </w:r>
      <w:r w:rsidR="007C3EF4">
        <w:rPr>
          <w:rFonts w:ascii="Times New Roman" w:hAnsi="Times New Roman" w:cs="Times New Roman"/>
          <w:sz w:val="18"/>
          <w:szCs w:val="18"/>
          <w:lang w:val="en-US"/>
        </w:rPr>
        <w:t>,</w:t>
      </w:r>
      <w:r w:rsidRPr="008F3FE1">
        <w:rPr>
          <w:rFonts w:ascii="Times New Roman" w:hAnsi="Times New Roman" w:cs="Times New Roman"/>
          <w:sz w:val="18"/>
          <w:szCs w:val="18"/>
          <w:lang w:val="en-US"/>
        </w:rPr>
        <w:t xml:space="preserve"> Project No.</w:t>
      </w:r>
      <w:r w:rsidR="007C3EF4">
        <w:rPr>
          <w:rFonts w:ascii="Times New Roman" w:hAnsi="Times New Roman" w:cs="Times New Roman"/>
          <w:sz w:val="18"/>
          <w:szCs w:val="18"/>
          <w:lang w:val="en-US"/>
        </w:rPr>
        <w:t xml:space="preserve"> </w:t>
      </w:r>
      <w:r w:rsidRPr="008F3FE1">
        <w:rPr>
          <w:rFonts w:ascii="Times New Roman" w:hAnsi="Times New Roman" w:cs="Times New Roman"/>
          <w:sz w:val="18"/>
          <w:szCs w:val="18"/>
          <w:lang w:val="en-US"/>
        </w:rPr>
        <w:t xml:space="preserve">504261060 (Emmy Noether </w:t>
      </w:r>
      <w:proofErr w:type="spellStart"/>
      <w:r w:rsidRPr="008F3FE1">
        <w:rPr>
          <w:rFonts w:ascii="Times New Roman" w:hAnsi="Times New Roman" w:cs="Times New Roman"/>
          <w:sz w:val="18"/>
          <w:szCs w:val="18"/>
          <w:lang w:val="en-US"/>
        </w:rPr>
        <w:t>Programme</w:t>
      </w:r>
      <w:proofErr w:type="spellEnd"/>
      <w:r w:rsidRPr="008F3FE1">
        <w:rPr>
          <w:rFonts w:ascii="Times New Roman" w:hAnsi="Times New Roman" w:cs="Times New Roman"/>
          <w:sz w:val="18"/>
          <w:szCs w:val="18"/>
          <w:lang w:val="en-US"/>
        </w:rPr>
        <w:t>). P.G. acknowledges financial support from the Alexander von Humboldt postdoctoral fellowship.</w:t>
      </w:r>
      <w:r w:rsidRPr="008F3FE1">
        <w:rPr>
          <w:rFonts w:ascii="Times New Roman" w:hAnsi="Times New Roman" w:cs="Times New Roman"/>
          <w:sz w:val="18"/>
          <w:szCs w:val="18"/>
          <w:lang w:val="en-US"/>
        </w:rPr>
        <w:t xml:space="preserve"> </w:t>
      </w:r>
    </w:p>
    <w:p w14:paraId="4780B2CA" w14:textId="77777777" w:rsidR="00CB1122" w:rsidRDefault="00CB1122" w:rsidP="000173C5">
      <w:pPr>
        <w:spacing w:after="0" w:line="240" w:lineRule="auto"/>
        <w:ind w:firstLine="576"/>
        <w:jc w:val="both"/>
        <w:rPr>
          <w:rFonts w:ascii="Times New Roman" w:hAnsi="Times New Roman" w:cs="Times New Roman"/>
          <w:sz w:val="18"/>
          <w:szCs w:val="18"/>
          <w:lang w:val="en-US"/>
        </w:rPr>
      </w:pPr>
    </w:p>
    <w:p w14:paraId="4B92CCF6" w14:textId="5C624E41" w:rsidR="008F3FE1" w:rsidRPr="008F3FE1" w:rsidRDefault="008F3FE1" w:rsidP="008F3FE1">
      <w:pPr>
        <w:spacing w:after="0" w:line="240" w:lineRule="auto"/>
        <w:ind w:firstLine="576"/>
        <w:jc w:val="both"/>
        <w:rPr>
          <w:rFonts w:ascii="Times New Roman" w:hAnsi="Times New Roman" w:cs="Times New Roman"/>
          <w:sz w:val="18"/>
          <w:szCs w:val="18"/>
          <w:lang w:val="en-US"/>
        </w:rPr>
      </w:pPr>
      <w:r w:rsidRPr="008F3FE1">
        <w:rPr>
          <w:rFonts w:ascii="Times New Roman" w:hAnsi="Times New Roman" w:cs="Times New Roman"/>
          <w:sz w:val="18"/>
          <w:szCs w:val="18"/>
          <w:lang w:val="en-US"/>
        </w:rPr>
        <w:t>[</w:t>
      </w:r>
      <w:r>
        <w:rPr>
          <w:rFonts w:ascii="Times New Roman" w:hAnsi="Times New Roman" w:cs="Times New Roman"/>
          <w:sz w:val="18"/>
          <w:szCs w:val="18"/>
          <w:lang w:val="en-US"/>
        </w:rPr>
        <w:t>1</w:t>
      </w:r>
      <w:r w:rsidRPr="008F3FE1">
        <w:rPr>
          <w:rFonts w:ascii="Times New Roman" w:hAnsi="Times New Roman" w:cs="Times New Roman"/>
          <w:sz w:val="18"/>
          <w:szCs w:val="18"/>
          <w:lang w:val="en-US"/>
        </w:rPr>
        <w:t xml:space="preserve">] D. K. </w:t>
      </w:r>
      <w:proofErr w:type="spellStart"/>
      <w:r w:rsidRPr="008F3FE1">
        <w:rPr>
          <w:rFonts w:ascii="Times New Roman" w:hAnsi="Times New Roman" w:cs="Times New Roman"/>
          <w:sz w:val="18"/>
          <w:szCs w:val="18"/>
          <w:lang w:val="en-US"/>
        </w:rPr>
        <w:t>Efimkin</w:t>
      </w:r>
      <w:proofErr w:type="spellEnd"/>
      <w:r w:rsidRPr="008F3FE1">
        <w:rPr>
          <w:rFonts w:ascii="Times New Roman" w:hAnsi="Times New Roman" w:cs="Times New Roman"/>
          <w:sz w:val="18"/>
          <w:szCs w:val="18"/>
          <w:lang w:val="en-US"/>
        </w:rPr>
        <w:t xml:space="preserve"> and M. </w:t>
      </w:r>
      <w:proofErr w:type="spellStart"/>
      <w:r w:rsidRPr="008F3FE1">
        <w:rPr>
          <w:rFonts w:ascii="Times New Roman" w:hAnsi="Times New Roman" w:cs="Times New Roman"/>
          <w:sz w:val="18"/>
          <w:szCs w:val="18"/>
          <w:lang w:val="en-US"/>
        </w:rPr>
        <w:t>Kargarian</w:t>
      </w:r>
      <w:proofErr w:type="spellEnd"/>
      <w:r w:rsidRPr="008F3FE1">
        <w:rPr>
          <w:rFonts w:ascii="Times New Roman" w:hAnsi="Times New Roman" w:cs="Times New Roman"/>
          <w:sz w:val="18"/>
          <w:szCs w:val="18"/>
          <w:lang w:val="en-US"/>
        </w:rPr>
        <w:t xml:space="preserve">, </w:t>
      </w:r>
      <w:r w:rsidRPr="008F3FE1">
        <w:rPr>
          <w:rFonts w:ascii="Times New Roman" w:hAnsi="Times New Roman" w:cs="Times New Roman"/>
          <w:sz w:val="18"/>
          <w:szCs w:val="18"/>
          <w:lang w:val="en-US"/>
        </w:rPr>
        <w:t>PRB</w:t>
      </w:r>
      <w:r w:rsidRPr="008F3FE1">
        <w:rPr>
          <w:rFonts w:ascii="Times New Roman" w:hAnsi="Times New Roman" w:cs="Times New Roman"/>
          <w:sz w:val="18"/>
          <w:szCs w:val="18"/>
          <w:lang w:val="en-US"/>
        </w:rPr>
        <w:t xml:space="preserve"> </w:t>
      </w:r>
      <w:r w:rsidRPr="008F3FE1">
        <w:rPr>
          <w:rFonts w:ascii="Times New Roman" w:hAnsi="Times New Roman" w:cs="Times New Roman"/>
          <w:b/>
          <w:bCs/>
          <w:sz w:val="18"/>
          <w:szCs w:val="18"/>
          <w:lang w:val="en-US"/>
        </w:rPr>
        <w:t>104</w:t>
      </w:r>
      <w:r w:rsidRPr="008F3FE1">
        <w:rPr>
          <w:rFonts w:ascii="Times New Roman" w:hAnsi="Times New Roman" w:cs="Times New Roman"/>
          <w:sz w:val="18"/>
          <w:szCs w:val="18"/>
          <w:lang w:val="en-US"/>
        </w:rPr>
        <w:t>, 075413 (2021).</w:t>
      </w:r>
    </w:p>
    <w:p w14:paraId="2C1A2EBC" w14:textId="4DA61BD7" w:rsidR="008F3FE1" w:rsidRPr="008F3FE1" w:rsidRDefault="008F3FE1" w:rsidP="008F3FE1">
      <w:pPr>
        <w:spacing w:after="0" w:line="240" w:lineRule="auto"/>
        <w:ind w:firstLine="576"/>
        <w:jc w:val="both"/>
        <w:rPr>
          <w:rFonts w:ascii="Times New Roman" w:hAnsi="Times New Roman" w:cs="Times New Roman"/>
          <w:sz w:val="18"/>
          <w:szCs w:val="18"/>
          <w:lang w:val="nl-NL"/>
        </w:rPr>
      </w:pPr>
      <w:r w:rsidRPr="008F3FE1">
        <w:rPr>
          <w:rFonts w:ascii="Times New Roman" w:hAnsi="Times New Roman" w:cs="Times New Roman"/>
          <w:sz w:val="18"/>
          <w:szCs w:val="18"/>
          <w:lang w:val="nl-NL"/>
        </w:rPr>
        <w:t>[</w:t>
      </w:r>
      <w:r>
        <w:rPr>
          <w:rFonts w:ascii="Times New Roman" w:hAnsi="Times New Roman" w:cs="Times New Roman"/>
          <w:sz w:val="18"/>
          <w:szCs w:val="18"/>
          <w:lang w:val="nl-NL"/>
        </w:rPr>
        <w:t>2</w:t>
      </w:r>
      <w:r w:rsidRPr="008F3FE1">
        <w:rPr>
          <w:rFonts w:ascii="Times New Roman" w:hAnsi="Times New Roman" w:cs="Times New Roman"/>
          <w:sz w:val="18"/>
          <w:szCs w:val="18"/>
          <w:lang w:val="nl-NL"/>
        </w:rPr>
        <w:t xml:space="preserve">] A. </w:t>
      </w:r>
      <w:proofErr w:type="spellStart"/>
      <w:r w:rsidRPr="008F3FE1">
        <w:rPr>
          <w:rFonts w:ascii="Times New Roman" w:hAnsi="Times New Roman" w:cs="Times New Roman"/>
          <w:sz w:val="18"/>
          <w:szCs w:val="18"/>
          <w:lang w:val="nl-NL"/>
        </w:rPr>
        <w:t>Dyrdał</w:t>
      </w:r>
      <w:proofErr w:type="spellEnd"/>
      <w:r w:rsidRPr="008F3FE1">
        <w:rPr>
          <w:rFonts w:ascii="Times New Roman" w:hAnsi="Times New Roman" w:cs="Times New Roman"/>
          <w:sz w:val="18"/>
          <w:szCs w:val="18"/>
          <w:lang w:val="nl-NL"/>
        </w:rPr>
        <w:t xml:space="preserve">, </w:t>
      </w:r>
      <w:r w:rsidRPr="008F3FE1">
        <w:rPr>
          <w:rFonts w:ascii="Times New Roman" w:hAnsi="Times New Roman" w:cs="Times New Roman"/>
          <w:i/>
          <w:iCs/>
          <w:sz w:val="18"/>
          <w:szCs w:val="18"/>
          <w:lang w:val="nl-NL"/>
        </w:rPr>
        <w:t>et al.</w:t>
      </w:r>
      <w:r w:rsidRPr="008F3FE1">
        <w:rPr>
          <w:rFonts w:ascii="Times New Roman" w:hAnsi="Times New Roman" w:cs="Times New Roman"/>
          <w:sz w:val="18"/>
          <w:szCs w:val="18"/>
          <w:lang w:val="nl-NL"/>
        </w:rPr>
        <w:t xml:space="preserve">, </w:t>
      </w:r>
      <w:r>
        <w:rPr>
          <w:rFonts w:ascii="Times New Roman" w:hAnsi="Times New Roman" w:cs="Times New Roman"/>
          <w:sz w:val="18"/>
          <w:szCs w:val="18"/>
          <w:lang w:val="nl-NL"/>
        </w:rPr>
        <w:t>PRB</w:t>
      </w:r>
      <w:r w:rsidRPr="008F3FE1">
        <w:rPr>
          <w:rFonts w:ascii="Times New Roman" w:hAnsi="Times New Roman" w:cs="Times New Roman"/>
          <w:sz w:val="18"/>
          <w:szCs w:val="18"/>
          <w:lang w:val="nl-NL"/>
        </w:rPr>
        <w:t xml:space="preserve"> </w:t>
      </w:r>
      <w:r w:rsidRPr="008F3FE1">
        <w:rPr>
          <w:rFonts w:ascii="Times New Roman" w:hAnsi="Times New Roman" w:cs="Times New Roman"/>
          <w:b/>
          <w:bCs/>
          <w:sz w:val="18"/>
          <w:szCs w:val="18"/>
          <w:lang w:val="nl-NL"/>
        </w:rPr>
        <w:t>108</w:t>
      </w:r>
      <w:r w:rsidRPr="008F3FE1">
        <w:rPr>
          <w:rFonts w:ascii="Times New Roman" w:hAnsi="Times New Roman" w:cs="Times New Roman"/>
          <w:sz w:val="18"/>
          <w:szCs w:val="18"/>
          <w:lang w:val="nl-NL"/>
        </w:rPr>
        <w:t>, 045414 (2023)</w:t>
      </w:r>
      <w:r>
        <w:rPr>
          <w:rFonts w:ascii="Times New Roman" w:hAnsi="Times New Roman" w:cs="Times New Roman"/>
          <w:sz w:val="18"/>
          <w:szCs w:val="18"/>
          <w:lang w:val="nl-NL"/>
        </w:rPr>
        <w:t>.</w:t>
      </w:r>
    </w:p>
    <w:p w14:paraId="49FCA71F" w14:textId="37D52086" w:rsidR="008F3FE1" w:rsidRPr="008F3FE1" w:rsidRDefault="008F3FE1" w:rsidP="008F3FE1">
      <w:pPr>
        <w:spacing w:after="0" w:line="240" w:lineRule="auto"/>
        <w:ind w:firstLine="576"/>
        <w:jc w:val="both"/>
        <w:rPr>
          <w:rFonts w:ascii="Times New Roman" w:hAnsi="Times New Roman" w:cs="Times New Roman"/>
          <w:sz w:val="18"/>
          <w:szCs w:val="18"/>
          <w:lang w:val="nl-NL"/>
        </w:rPr>
      </w:pPr>
      <w:r w:rsidRPr="008F3FE1">
        <w:rPr>
          <w:rFonts w:ascii="Times New Roman" w:hAnsi="Times New Roman" w:cs="Times New Roman"/>
          <w:sz w:val="18"/>
          <w:szCs w:val="18"/>
          <w:lang w:val="nl-NL"/>
        </w:rPr>
        <w:t>[</w:t>
      </w:r>
      <w:r>
        <w:rPr>
          <w:rFonts w:ascii="Times New Roman" w:hAnsi="Times New Roman" w:cs="Times New Roman"/>
          <w:sz w:val="18"/>
          <w:szCs w:val="18"/>
          <w:lang w:val="nl-NL"/>
        </w:rPr>
        <w:t>3</w:t>
      </w:r>
      <w:r w:rsidRPr="008F3FE1">
        <w:rPr>
          <w:rFonts w:ascii="Times New Roman" w:hAnsi="Times New Roman" w:cs="Times New Roman"/>
          <w:sz w:val="18"/>
          <w:szCs w:val="18"/>
          <w:lang w:val="nl-NL"/>
        </w:rPr>
        <w:t xml:space="preserve">] A. T. Costa, </w:t>
      </w:r>
      <w:r w:rsidRPr="008F3FE1">
        <w:rPr>
          <w:rFonts w:ascii="Times New Roman" w:hAnsi="Times New Roman" w:cs="Times New Roman"/>
          <w:i/>
          <w:iCs/>
          <w:sz w:val="18"/>
          <w:szCs w:val="18"/>
          <w:lang w:val="nl-NL"/>
        </w:rPr>
        <w:t>et al.,</w:t>
      </w:r>
      <w:r w:rsidRPr="008F3FE1">
        <w:rPr>
          <w:rFonts w:ascii="Times New Roman" w:hAnsi="Times New Roman" w:cs="Times New Roman"/>
          <w:sz w:val="18"/>
          <w:szCs w:val="18"/>
          <w:lang w:val="nl-NL"/>
        </w:rPr>
        <w:t xml:space="preserve"> Nano Letters </w:t>
      </w:r>
      <w:r w:rsidRPr="008F3FE1">
        <w:rPr>
          <w:rFonts w:ascii="Times New Roman" w:hAnsi="Times New Roman" w:cs="Times New Roman"/>
          <w:b/>
          <w:bCs/>
          <w:sz w:val="18"/>
          <w:szCs w:val="18"/>
          <w:lang w:val="nl-NL"/>
        </w:rPr>
        <w:t>23</w:t>
      </w:r>
      <w:r w:rsidRPr="008F3FE1">
        <w:rPr>
          <w:rFonts w:ascii="Times New Roman" w:hAnsi="Times New Roman" w:cs="Times New Roman"/>
          <w:sz w:val="18"/>
          <w:szCs w:val="18"/>
          <w:lang w:val="nl-NL"/>
        </w:rPr>
        <w:t>,</w:t>
      </w:r>
      <w:r>
        <w:rPr>
          <w:rFonts w:ascii="Times New Roman" w:hAnsi="Times New Roman" w:cs="Times New Roman"/>
          <w:sz w:val="18"/>
          <w:szCs w:val="18"/>
          <w:lang w:val="nl-NL"/>
        </w:rPr>
        <w:t xml:space="preserve"> </w:t>
      </w:r>
      <w:r w:rsidRPr="008F3FE1">
        <w:rPr>
          <w:rFonts w:ascii="Times New Roman" w:hAnsi="Times New Roman" w:cs="Times New Roman"/>
          <w:sz w:val="18"/>
          <w:szCs w:val="18"/>
          <w:lang w:val="nl-NL"/>
        </w:rPr>
        <w:t>4510 (2023).</w:t>
      </w:r>
    </w:p>
    <w:p w14:paraId="4329E233" w14:textId="69332C8C" w:rsidR="008F3FE1" w:rsidRPr="008F3FE1" w:rsidRDefault="008F3FE1" w:rsidP="008F3FE1">
      <w:pPr>
        <w:spacing w:after="0" w:line="240" w:lineRule="auto"/>
        <w:ind w:firstLine="576"/>
        <w:jc w:val="both"/>
        <w:rPr>
          <w:rFonts w:ascii="Times New Roman" w:hAnsi="Times New Roman" w:cs="Times New Roman"/>
          <w:sz w:val="18"/>
          <w:szCs w:val="18"/>
          <w:lang w:val="nl-NL"/>
        </w:rPr>
      </w:pPr>
      <w:r w:rsidRPr="008F3FE1">
        <w:rPr>
          <w:rFonts w:ascii="Times New Roman" w:hAnsi="Times New Roman" w:cs="Times New Roman"/>
          <w:sz w:val="18"/>
          <w:szCs w:val="18"/>
          <w:lang w:val="nl-NL"/>
        </w:rPr>
        <w:t>[</w:t>
      </w:r>
      <w:r>
        <w:rPr>
          <w:rFonts w:ascii="Times New Roman" w:hAnsi="Times New Roman" w:cs="Times New Roman"/>
          <w:sz w:val="18"/>
          <w:szCs w:val="18"/>
          <w:lang w:val="nl-NL"/>
        </w:rPr>
        <w:t>4</w:t>
      </w:r>
      <w:r w:rsidRPr="008F3FE1">
        <w:rPr>
          <w:rFonts w:ascii="Times New Roman" w:hAnsi="Times New Roman" w:cs="Times New Roman"/>
          <w:sz w:val="18"/>
          <w:szCs w:val="18"/>
          <w:lang w:val="nl-NL"/>
        </w:rPr>
        <w:t xml:space="preserve">] S. </w:t>
      </w:r>
      <w:proofErr w:type="spellStart"/>
      <w:r w:rsidRPr="008F3FE1">
        <w:rPr>
          <w:rFonts w:ascii="Times New Roman" w:hAnsi="Times New Roman" w:cs="Times New Roman"/>
          <w:sz w:val="18"/>
          <w:szCs w:val="18"/>
          <w:lang w:val="nl-NL"/>
        </w:rPr>
        <w:t>Ghosh</w:t>
      </w:r>
      <w:proofErr w:type="spellEnd"/>
      <w:r w:rsidRPr="008F3FE1">
        <w:rPr>
          <w:rFonts w:ascii="Times New Roman" w:hAnsi="Times New Roman" w:cs="Times New Roman"/>
          <w:sz w:val="18"/>
          <w:szCs w:val="18"/>
          <w:lang w:val="nl-NL"/>
        </w:rPr>
        <w:t>,</w:t>
      </w:r>
      <w:r w:rsidRPr="008F3FE1">
        <w:rPr>
          <w:rFonts w:ascii="Times New Roman" w:hAnsi="Times New Roman" w:cs="Times New Roman"/>
          <w:i/>
          <w:iCs/>
          <w:sz w:val="18"/>
          <w:szCs w:val="18"/>
          <w:lang w:val="nl-NL"/>
        </w:rPr>
        <w:t xml:space="preserve"> </w:t>
      </w:r>
      <w:r w:rsidRPr="008F3FE1">
        <w:rPr>
          <w:rFonts w:ascii="Times New Roman" w:hAnsi="Times New Roman" w:cs="Times New Roman"/>
          <w:i/>
          <w:iCs/>
          <w:sz w:val="18"/>
          <w:szCs w:val="18"/>
          <w:lang w:val="nl-NL"/>
        </w:rPr>
        <w:t>et al.</w:t>
      </w:r>
      <w:r w:rsidRPr="008F3FE1">
        <w:rPr>
          <w:rFonts w:ascii="Times New Roman" w:hAnsi="Times New Roman" w:cs="Times New Roman"/>
          <w:sz w:val="18"/>
          <w:szCs w:val="18"/>
          <w:lang w:val="nl-NL"/>
        </w:rPr>
        <w:t>, PRB</w:t>
      </w:r>
      <w:r w:rsidRPr="008F3FE1">
        <w:rPr>
          <w:rFonts w:ascii="Times New Roman" w:hAnsi="Times New Roman" w:cs="Times New Roman"/>
          <w:sz w:val="18"/>
          <w:szCs w:val="18"/>
          <w:lang w:val="nl-NL"/>
        </w:rPr>
        <w:t xml:space="preserve"> </w:t>
      </w:r>
      <w:r w:rsidRPr="00CB1122">
        <w:rPr>
          <w:rFonts w:ascii="Times New Roman" w:hAnsi="Times New Roman" w:cs="Times New Roman"/>
          <w:b/>
          <w:bCs/>
          <w:sz w:val="18"/>
          <w:szCs w:val="18"/>
          <w:lang w:val="nl-NL"/>
        </w:rPr>
        <w:t>107</w:t>
      </w:r>
      <w:r w:rsidRPr="008F3FE1">
        <w:rPr>
          <w:rFonts w:ascii="Times New Roman" w:hAnsi="Times New Roman" w:cs="Times New Roman"/>
          <w:sz w:val="18"/>
          <w:szCs w:val="18"/>
          <w:lang w:val="nl-NL"/>
        </w:rPr>
        <w:t>, 195302 (2023).</w:t>
      </w:r>
    </w:p>
    <w:p w14:paraId="0F0E182B" w14:textId="00B2BA62" w:rsidR="008F3FE1" w:rsidRPr="008F3FE1" w:rsidRDefault="008F3FE1" w:rsidP="008F3FE1">
      <w:pPr>
        <w:spacing w:after="0" w:line="240" w:lineRule="auto"/>
        <w:ind w:firstLine="576"/>
        <w:jc w:val="both"/>
        <w:rPr>
          <w:rFonts w:ascii="Times New Roman" w:hAnsi="Times New Roman" w:cs="Times New Roman"/>
          <w:sz w:val="18"/>
          <w:szCs w:val="18"/>
          <w:lang w:val="nl-NL"/>
        </w:rPr>
      </w:pPr>
      <w:r w:rsidRPr="008F3FE1">
        <w:rPr>
          <w:rFonts w:ascii="Times New Roman" w:hAnsi="Times New Roman" w:cs="Times New Roman"/>
          <w:sz w:val="18"/>
          <w:szCs w:val="18"/>
          <w:lang w:val="nl-NL"/>
        </w:rPr>
        <w:t>[</w:t>
      </w:r>
      <w:r>
        <w:rPr>
          <w:rFonts w:ascii="Times New Roman" w:hAnsi="Times New Roman" w:cs="Times New Roman"/>
          <w:sz w:val="18"/>
          <w:szCs w:val="18"/>
          <w:lang w:val="nl-NL"/>
        </w:rPr>
        <w:t>5</w:t>
      </w:r>
      <w:r w:rsidRPr="008F3FE1">
        <w:rPr>
          <w:rFonts w:ascii="Times New Roman" w:hAnsi="Times New Roman" w:cs="Times New Roman"/>
          <w:sz w:val="18"/>
          <w:szCs w:val="18"/>
          <w:lang w:val="nl-NL"/>
        </w:rPr>
        <w:t xml:space="preserve">] H. Y. Yuan, </w:t>
      </w:r>
      <w:r w:rsidRPr="008F3FE1">
        <w:rPr>
          <w:rFonts w:ascii="Times New Roman" w:hAnsi="Times New Roman" w:cs="Times New Roman"/>
          <w:i/>
          <w:iCs/>
          <w:sz w:val="18"/>
          <w:szCs w:val="18"/>
          <w:lang w:val="nl-NL"/>
        </w:rPr>
        <w:t>et al.</w:t>
      </w:r>
      <w:r w:rsidRPr="008F3FE1">
        <w:rPr>
          <w:rFonts w:ascii="Times New Roman" w:hAnsi="Times New Roman" w:cs="Times New Roman"/>
          <w:sz w:val="18"/>
          <w:szCs w:val="18"/>
          <w:lang w:val="nl-NL"/>
        </w:rPr>
        <w:t>, arXiv:2409.09710</w:t>
      </w:r>
      <w:r w:rsidR="00CB1122">
        <w:rPr>
          <w:rFonts w:ascii="Times New Roman" w:hAnsi="Times New Roman" w:cs="Times New Roman"/>
          <w:sz w:val="18"/>
          <w:szCs w:val="18"/>
          <w:lang w:val="nl-NL"/>
        </w:rPr>
        <w:t xml:space="preserve"> (2024)</w:t>
      </w:r>
      <w:r>
        <w:rPr>
          <w:rFonts w:ascii="Times New Roman" w:hAnsi="Times New Roman" w:cs="Times New Roman"/>
          <w:sz w:val="18"/>
          <w:szCs w:val="18"/>
          <w:lang w:val="nl-NL"/>
        </w:rPr>
        <w:t>.</w:t>
      </w:r>
    </w:p>
    <w:p w14:paraId="446ED452" w14:textId="16514B58" w:rsidR="00872F45" w:rsidRDefault="008F3FE1" w:rsidP="008F3FE1">
      <w:pPr>
        <w:spacing w:after="0" w:line="240" w:lineRule="auto"/>
        <w:ind w:firstLine="576"/>
        <w:jc w:val="both"/>
        <w:rPr>
          <w:rFonts w:ascii="Times New Roman" w:hAnsi="Times New Roman" w:cs="Times New Roman"/>
          <w:sz w:val="18"/>
          <w:szCs w:val="18"/>
          <w:lang w:val="en-US"/>
        </w:rPr>
      </w:pPr>
      <w:r w:rsidRPr="008F3FE1">
        <w:rPr>
          <w:rFonts w:ascii="Times New Roman" w:hAnsi="Times New Roman" w:cs="Times New Roman"/>
          <w:sz w:val="18"/>
          <w:szCs w:val="18"/>
          <w:lang w:val="en-US"/>
        </w:rPr>
        <w:t>[</w:t>
      </w:r>
      <w:r>
        <w:rPr>
          <w:rFonts w:ascii="Times New Roman" w:hAnsi="Times New Roman" w:cs="Times New Roman"/>
          <w:sz w:val="18"/>
          <w:szCs w:val="18"/>
          <w:lang w:val="en-US"/>
        </w:rPr>
        <w:t>6</w:t>
      </w:r>
      <w:r w:rsidRPr="008F3FE1">
        <w:rPr>
          <w:rFonts w:ascii="Times New Roman" w:hAnsi="Times New Roman" w:cs="Times New Roman"/>
          <w:sz w:val="18"/>
          <w:szCs w:val="18"/>
          <w:lang w:val="en-US"/>
        </w:rPr>
        <w:t xml:space="preserve">] H. Y. Yuan and Y. M. </w:t>
      </w:r>
      <w:proofErr w:type="spellStart"/>
      <w:r w:rsidRPr="008F3FE1">
        <w:rPr>
          <w:rFonts w:ascii="Times New Roman" w:hAnsi="Times New Roman" w:cs="Times New Roman"/>
          <w:sz w:val="18"/>
          <w:szCs w:val="18"/>
          <w:lang w:val="en-US"/>
        </w:rPr>
        <w:t>Blanter</w:t>
      </w:r>
      <w:proofErr w:type="spellEnd"/>
      <w:r w:rsidRPr="008F3FE1">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PRL </w:t>
      </w:r>
      <w:r>
        <w:rPr>
          <w:rFonts w:ascii="Times New Roman" w:hAnsi="Times New Roman" w:cs="Times New Roman"/>
          <w:b/>
          <w:bCs/>
          <w:sz w:val="18"/>
          <w:szCs w:val="18"/>
          <w:lang w:val="en-US"/>
        </w:rPr>
        <w:t>133</w:t>
      </w:r>
      <w:r w:rsidRPr="008F3FE1">
        <w:rPr>
          <w:rFonts w:ascii="Times New Roman" w:hAnsi="Times New Roman" w:cs="Times New Roman"/>
          <w:sz w:val="18"/>
          <w:szCs w:val="18"/>
          <w:lang w:val="en-US"/>
        </w:rPr>
        <w:t>, 156703 (2024)</w:t>
      </w:r>
      <w:r>
        <w:rPr>
          <w:rFonts w:ascii="Times New Roman" w:hAnsi="Times New Roman" w:cs="Times New Roman"/>
          <w:sz w:val="18"/>
          <w:szCs w:val="18"/>
          <w:lang w:val="en-US"/>
        </w:rPr>
        <w:t>.</w:t>
      </w:r>
    </w:p>
    <w:p w14:paraId="464F47C8" w14:textId="4DC5495E" w:rsidR="008F3FE1" w:rsidRPr="008F3FE1" w:rsidRDefault="008F3FE1" w:rsidP="008F3FE1">
      <w:pPr>
        <w:spacing w:after="0" w:line="240" w:lineRule="auto"/>
        <w:ind w:firstLine="576"/>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[7] P. M. Gunnink and A. Mook, </w:t>
      </w:r>
      <w:r w:rsidRPr="008F3FE1">
        <w:rPr>
          <w:rFonts w:ascii="Times New Roman" w:hAnsi="Times New Roman" w:cs="Times New Roman"/>
          <w:sz w:val="18"/>
          <w:szCs w:val="18"/>
          <w:lang w:val="en-US"/>
        </w:rPr>
        <w:t>arXiv:2501.12873</w:t>
      </w:r>
      <w:r>
        <w:rPr>
          <w:rFonts w:ascii="Times New Roman" w:hAnsi="Times New Roman" w:cs="Times New Roman"/>
          <w:sz w:val="18"/>
          <w:szCs w:val="18"/>
          <w:lang w:val="en-US"/>
        </w:rPr>
        <w:t xml:space="preserve"> (2025).</w:t>
      </w:r>
    </w:p>
    <w:sectPr w:rsidR="008F3FE1" w:rsidRPr="008F3FE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919EE" w14:textId="77777777" w:rsidR="00AF060C" w:rsidRDefault="00AF060C" w:rsidP="008018A2">
      <w:pPr>
        <w:spacing w:after="0" w:line="240" w:lineRule="auto"/>
      </w:pPr>
      <w:r>
        <w:separator/>
      </w:r>
    </w:p>
  </w:endnote>
  <w:endnote w:type="continuationSeparator" w:id="0">
    <w:p w14:paraId="7588203C" w14:textId="77777777" w:rsidR="00AF060C" w:rsidRDefault="00AF060C" w:rsidP="00801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5450" w14:textId="77777777" w:rsidR="00AF060C" w:rsidRDefault="00AF060C" w:rsidP="008018A2">
      <w:pPr>
        <w:spacing w:after="0" w:line="240" w:lineRule="auto"/>
      </w:pPr>
      <w:r>
        <w:separator/>
      </w:r>
    </w:p>
  </w:footnote>
  <w:footnote w:type="continuationSeparator" w:id="0">
    <w:p w14:paraId="5836E03D" w14:textId="77777777" w:rsidR="00AF060C" w:rsidRDefault="00AF060C" w:rsidP="00801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2F81"/>
    <w:multiLevelType w:val="hybridMultilevel"/>
    <w:tmpl w:val="8054AFE2"/>
    <w:lvl w:ilvl="0" w:tplc="3CC22EAA">
      <w:start w:val="1"/>
      <w:numFmt w:val="lowerRoman"/>
      <w:lvlText w:val="(%1)"/>
      <w:lvlJc w:val="left"/>
      <w:pPr>
        <w:ind w:left="1117" w:hanging="72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 w15:restartNumberingAfterBreak="0">
    <w:nsid w:val="406A646C"/>
    <w:multiLevelType w:val="hybridMultilevel"/>
    <w:tmpl w:val="9C168816"/>
    <w:lvl w:ilvl="0" w:tplc="553EC148">
      <w:start w:val="1"/>
      <w:numFmt w:val="lowerRoman"/>
      <w:lvlText w:val="(%1)"/>
      <w:lvlJc w:val="left"/>
      <w:pPr>
        <w:ind w:left="1117" w:hanging="72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 w15:restartNumberingAfterBreak="0">
    <w:nsid w:val="5F076D34"/>
    <w:multiLevelType w:val="hybridMultilevel"/>
    <w:tmpl w:val="FF7A984A"/>
    <w:lvl w:ilvl="0" w:tplc="FB56B2BA">
      <w:start w:val="1"/>
      <w:numFmt w:val="lowerRoman"/>
      <w:lvlText w:val="(%1)"/>
      <w:lvlJc w:val="left"/>
      <w:pPr>
        <w:ind w:left="1117" w:hanging="72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3" w15:restartNumberingAfterBreak="0">
    <w:nsid w:val="631E3FCE"/>
    <w:multiLevelType w:val="hybridMultilevel"/>
    <w:tmpl w:val="03264A24"/>
    <w:lvl w:ilvl="0" w:tplc="999464FE">
      <w:start w:val="1"/>
      <w:numFmt w:val="lowerRoman"/>
      <w:lvlText w:val="(%1)"/>
      <w:lvlJc w:val="left"/>
      <w:pPr>
        <w:ind w:left="1117" w:hanging="72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num w:numId="1" w16cid:durableId="97797378">
    <w:abstractNumId w:val="0"/>
  </w:num>
  <w:num w:numId="2" w16cid:durableId="1720131628">
    <w:abstractNumId w:val="2"/>
  </w:num>
  <w:num w:numId="3" w16cid:durableId="1407191312">
    <w:abstractNumId w:val="3"/>
  </w:num>
  <w:num w:numId="4" w16cid:durableId="19531312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ter Gunnink">
    <w15:presenceInfo w15:providerId="None" w15:userId="Pieter Gunnin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6E4"/>
    <w:rsid w:val="000173C5"/>
    <w:rsid w:val="000A2CAF"/>
    <w:rsid w:val="000B1675"/>
    <w:rsid w:val="001110BC"/>
    <w:rsid w:val="00116200"/>
    <w:rsid w:val="002333E3"/>
    <w:rsid w:val="002752D8"/>
    <w:rsid w:val="00327B6E"/>
    <w:rsid w:val="00381A1D"/>
    <w:rsid w:val="004529E2"/>
    <w:rsid w:val="0049355A"/>
    <w:rsid w:val="00541090"/>
    <w:rsid w:val="00545A69"/>
    <w:rsid w:val="00555887"/>
    <w:rsid w:val="00572CE8"/>
    <w:rsid w:val="0057425B"/>
    <w:rsid w:val="005A49E1"/>
    <w:rsid w:val="00632264"/>
    <w:rsid w:val="006679AA"/>
    <w:rsid w:val="006B131F"/>
    <w:rsid w:val="006C7350"/>
    <w:rsid w:val="006E0D45"/>
    <w:rsid w:val="007B11DC"/>
    <w:rsid w:val="007C3EF4"/>
    <w:rsid w:val="008018A2"/>
    <w:rsid w:val="00872F45"/>
    <w:rsid w:val="008B76B2"/>
    <w:rsid w:val="008F3FE1"/>
    <w:rsid w:val="00921E2E"/>
    <w:rsid w:val="00932874"/>
    <w:rsid w:val="00960A2E"/>
    <w:rsid w:val="00966181"/>
    <w:rsid w:val="00967D72"/>
    <w:rsid w:val="009923CC"/>
    <w:rsid w:val="009D63A2"/>
    <w:rsid w:val="009E73CD"/>
    <w:rsid w:val="00A85CCA"/>
    <w:rsid w:val="00AF060C"/>
    <w:rsid w:val="00B91C38"/>
    <w:rsid w:val="00C20796"/>
    <w:rsid w:val="00C266E4"/>
    <w:rsid w:val="00CB1122"/>
    <w:rsid w:val="00CD56E7"/>
    <w:rsid w:val="00E414BC"/>
    <w:rsid w:val="00F50295"/>
    <w:rsid w:val="00F844E0"/>
    <w:rsid w:val="00FB61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955E"/>
  <w15:chartTrackingRefBased/>
  <w15:docId w15:val="{DD44BE79-9C49-48BC-80CE-E4EAE5A2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4BC"/>
    <w:rPr>
      <w:color w:val="0563C1" w:themeColor="hyperlink"/>
      <w:u w:val="single"/>
    </w:rPr>
  </w:style>
  <w:style w:type="paragraph" w:styleId="List">
    <w:name w:val="List"/>
    <w:basedOn w:val="Normal"/>
    <w:uiPriority w:val="99"/>
    <w:unhideWhenUsed/>
    <w:rsid w:val="00E414BC"/>
    <w:pPr>
      <w:ind w:left="360" w:hanging="360"/>
      <w:contextualSpacing/>
    </w:pPr>
  </w:style>
  <w:style w:type="paragraph" w:styleId="BodyText">
    <w:name w:val="Body Text"/>
    <w:basedOn w:val="Normal"/>
    <w:link w:val="BodyTextChar"/>
    <w:uiPriority w:val="99"/>
    <w:unhideWhenUsed/>
    <w:rsid w:val="00E414BC"/>
    <w:pPr>
      <w:spacing w:after="120"/>
    </w:pPr>
  </w:style>
  <w:style w:type="character" w:customStyle="1" w:styleId="BodyTextChar">
    <w:name w:val="Body Text Char"/>
    <w:basedOn w:val="DefaultParagraphFont"/>
    <w:link w:val="BodyText"/>
    <w:uiPriority w:val="99"/>
    <w:rsid w:val="00E414BC"/>
  </w:style>
  <w:style w:type="character" w:customStyle="1" w:styleId="Heading1Char">
    <w:name w:val="Heading 1 Char"/>
    <w:basedOn w:val="DefaultParagraphFont"/>
    <w:link w:val="Heading1"/>
    <w:uiPriority w:val="9"/>
    <w:rsid w:val="00E414B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01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8A2"/>
  </w:style>
  <w:style w:type="paragraph" w:styleId="Footer">
    <w:name w:val="footer"/>
    <w:basedOn w:val="Normal"/>
    <w:link w:val="FooterChar"/>
    <w:uiPriority w:val="99"/>
    <w:unhideWhenUsed/>
    <w:rsid w:val="00801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8A2"/>
  </w:style>
  <w:style w:type="paragraph" w:styleId="ListParagraph">
    <w:name w:val="List Paragraph"/>
    <w:basedOn w:val="Normal"/>
    <w:uiPriority w:val="34"/>
    <w:qFormat/>
    <w:rsid w:val="008018A2"/>
    <w:pPr>
      <w:ind w:left="720"/>
      <w:contextualSpacing/>
    </w:pPr>
  </w:style>
  <w:style w:type="character" w:styleId="UnresolvedMention">
    <w:name w:val="Unresolved Mention"/>
    <w:basedOn w:val="DefaultParagraphFont"/>
    <w:uiPriority w:val="99"/>
    <w:semiHidden/>
    <w:unhideWhenUsed/>
    <w:rsid w:val="009D6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9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1A4BE-0EB7-40B9-A267-0D774227A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2048</Characters>
  <Application>Microsoft Office Word</Application>
  <DocSecurity>0</DocSecurity>
  <Lines>17</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c:creator>
  <cp:keywords/>
  <dc:description/>
  <cp:lastModifiedBy>Pieter Gunnink</cp:lastModifiedBy>
  <cp:revision>3</cp:revision>
  <dcterms:created xsi:type="dcterms:W3CDTF">2025-02-13T20:02:00Z</dcterms:created>
  <dcterms:modified xsi:type="dcterms:W3CDTF">2025-02-13T20:03:00Z</dcterms:modified>
</cp:coreProperties>
</file>